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4F3617" w14:textId="77777777" w:rsidR="00ED1DE7" w:rsidRPr="00366282" w:rsidRDefault="00000000" w:rsidP="00366282">
      <w:pPr>
        <w:pStyle w:val="Heading1"/>
      </w:pPr>
      <w:r w:rsidRPr="00366282">
        <w:t>HOUSE BILL 21-1110</w:t>
      </w:r>
    </w:p>
    <w:p w14:paraId="6ED57CD5" w14:textId="77777777" w:rsidR="00366282" w:rsidRDefault="00366282" w:rsidP="00366282">
      <w:pPr>
        <w:pStyle w:val="BillSponsors"/>
      </w:pPr>
      <w:r w:rsidRPr="00366282">
        <w:t xml:space="preserve">BY REPRESENTATIVE(S) Ortiz, Bacon, </w:t>
      </w:r>
      <w:proofErr w:type="spellStart"/>
      <w:r w:rsidRPr="00366282">
        <w:t>Caraveo</w:t>
      </w:r>
      <w:proofErr w:type="spellEnd"/>
      <w:r w:rsidRPr="00366282">
        <w:t xml:space="preserve">, Duran, Michaelson </w:t>
      </w:r>
      <w:proofErr w:type="spellStart"/>
      <w:r w:rsidRPr="00366282">
        <w:t>Jenet</w:t>
      </w:r>
      <w:proofErr w:type="spellEnd"/>
      <w:r w:rsidRPr="00366282">
        <w:t xml:space="preserve">, Roberts, </w:t>
      </w:r>
      <w:proofErr w:type="spellStart"/>
      <w:r w:rsidRPr="00366282">
        <w:t>Titone</w:t>
      </w:r>
      <w:proofErr w:type="spellEnd"/>
      <w:r w:rsidRPr="00366282">
        <w:t xml:space="preserve">, Woodrow, Amabile, Benavidez, </w:t>
      </w:r>
      <w:proofErr w:type="spellStart"/>
      <w:r w:rsidRPr="00366282">
        <w:t>Bernett</w:t>
      </w:r>
      <w:proofErr w:type="spellEnd"/>
      <w:r w:rsidRPr="00366282">
        <w:t xml:space="preserve">, Bird, </w:t>
      </w:r>
      <w:proofErr w:type="spellStart"/>
      <w:r w:rsidRPr="00366282">
        <w:t>Boesenecker</w:t>
      </w:r>
      <w:proofErr w:type="spellEnd"/>
      <w:r w:rsidRPr="00366282">
        <w:t xml:space="preserve">, Cutter, </w:t>
      </w:r>
      <w:proofErr w:type="spellStart"/>
      <w:r w:rsidRPr="00366282">
        <w:t>Esgar</w:t>
      </w:r>
      <w:proofErr w:type="spellEnd"/>
      <w:r w:rsidRPr="00366282">
        <w:t xml:space="preserve">, Exum, Froelich, Gonzales-Gutierrez, Gray, Hooton, Jackson, </w:t>
      </w:r>
      <w:proofErr w:type="spellStart"/>
      <w:r w:rsidRPr="00366282">
        <w:t>Jodeh</w:t>
      </w:r>
      <w:proofErr w:type="spellEnd"/>
      <w:r w:rsidRPr="00366282">
        <w:t xml:space="preserve">, Kennedy, </w:t>
      </w:r>
      <w:proofErr w:type="spellStart"/>
      <w:r w:rsidRPr="00366282">
        <w:t>Kipp</w:t>
      </w:r>
      <w:proofErr w:type="spellEnd"/>
      <w:r w:rsidRPr="00366282">
        <w:t xml:space="preserve">, </w:t>
      </w:r>
      <w:proofErr w:type="spellStart"/>
      <w:r w:rsidRPr="00366282">
        <w:t>Lontine</w:t>
      </w:r>
      <w:proofErr w:type="spellEnd"/>
      <w:r w:rsidRPr="00366282">
        <w:t xml:space="preserve">, McCluskie, McCormick, McLachlan, Mullica, Ricks, Sirota, Tipper, Weissman, Young, Garnett, Herod, Valdez A., Valdez D.; </w:t>
      </w:r>
    </w:p>
    <w:p w14:paraId="30E503DA" w14:textId="1ACE13AC" w:rsidR="00366282" w:rsidRPr="00366282" w:rsidRDefault="00366282" w:rsidP="00366282">
      <w:pPr>
        <w:pStyle w:val="BillSponsors"/>
      </w:pPr>
      <w:proofErr w:type="gramStart"/>
      <w:r w:rsidRPr="00366282">
        <w:t>also</w:t>
      </w:r>
      <w:proofErr w:type="gramEnd"/>
      <w:r w:rsidRPr="00366282">
        <w:t xml:space="preserve"> SENATOR(S) Danielson, Bridges, Buckner, Coram, Donovan, </w:t>
      </w:r>
      <w:proofErr w:type="spellStart"/>
      <w:r w:rsidRPr="00366282">
        <w:t>Fenberg</w:t>
      </w:r>
      <w:proofErr w:type="spellEnd"/>
      <w:r w:rsidRPr="00366282">
        <w:t xml:space="preserve">, Fields, </w:t>
      </w:r>
      <w:proofErr w:type="spellStart"/>
      <w:r w:rsidRPr="00366282">
        <w:t>Ginal</w:t>
      </w:r>
      <w:proofErr w:type="spellEnd"/>
      <w:r w:rsidRPr="00366282">
        <w:t xml:space="preserve">, Gonzales, Hansen, </w:t>
      </w:r>
      <w:proofErr w:type="spellStart"/>
      <w:r w:rsidRPr="00366282">
        <w:t>Kolker</w:t>
      </w:r>
      <w:proofErr w:type="spellEnd"/>
      <w:r w:rsidRPr="00366282">
        <w:t xml:space="preserve">, Lee, Moreno, Pettersen, Priola, Rankin, Story, Winter, </w:t>
      </w:r>
      <w:proofErr w:type="spellStart"/>
      <w:r w:rsidRPr="00366282">
        <w:t>Zenzinger</w:t>
      </w:r>
      <w:proofErr w:type="spellEnd"/>
      <w:r w:rsidRPr="00366282">
        <w:t>, Garcia.</w:t>
      </w:r>
    </w:p>
    <w:p w14:paraId="6560CAFF" w14:textId="2DEFF6FA" w:rsidR="00ED1DE7" w:rsidRDefault="00000000" w:rsidP="0088775C">
      <w:pPr>
        <w:pStyle w:val="BillTitle"/>
      </w:pPr>
      <w:r>
        <w:t>CONCERNING ADDING LANGUAGE TO RELEVANT COLORADO STATUTES RELATED TO PERSONS WITH DISABILITIES TO STRENGTHEN PROTECTIONS AGAINST DISCRIMINATION ON THE BASIS OF DISABILITY, AND, IN CONNECTION THEREWITH, MAKING AN APPROPRIATION.</w:t>
      </w:r>
    </w:p>
    <w:p w14:paraId="280EC438" w14:textId="29DEE3CF" w:rsidR="00366282" w:rsidRPr="00366282" w:rsidRDefault="00366282" w:rsidP="0088775C">
      <w:pPr>
        <w:pStyle w:val="BillEnactingClause"/>
      </w:pPr>
      <w:r w:rsidRPr="00366282">
        <w:t>Be it enacted by the General Assembly of the State of Colorado:</w:t>
      </w:r>
    </w:p>
    <w:p w14:paraId="4D588475" w14:textId="48FCDF49" w:rsidR="00ED1DE7" w:rsidRDefault="00000000" w:rsidP="00366282">
      <w:r w:rsidRPr="00366282">
        <w:rPr>
          <w:b/>
          <w:bCs/>
        </w:rPr>
        <w:t>SECTION 1.</w:t>
      </w:r>
      <w:r>
        <w:t xml:space="preserve"> In Colorado Revised Statutes, 24-34-301, </w:t>
      </w:r>
      <w:r w:rsidRPr="0088775C">
        <w:rPr>
          <w:b/>
          <w:bCs/>
        </w:rPr>
        <w:t>amend</w:t>
      </w:r>
      <w:r>
        <w:t xml:space="preserve"> (5.4) as follows:</w:t>
      </w:r>
    </w:p>
    <w:p w14:paraId="57DE64F4" w14:textId="77777777" w:rsidR="00ED1DE7" w:rsidRDefault="00000000" w:rsidP="00366282">
      <w:r w:rsidRPr="0088775C">
        <w:rPr>
          <w:b/>
          <w:bCs/>
        </w:rPr>
        <w:t xml:space="preserve">24-34-301. Definitions. </w:t>
      </w:r>
      <w:r>
        <w:t>As used in parts 3 to 8 of this article 34, unless the context otherwise requires:</w:t>
      </w:r>
    </w:p>
    <w:p w14:paraId="09D3C66D" w14:textId="77777777" w:rsidR="00ED1DE7" w:rsidRDefault="00000000" w:rsidP="00366282">
      <w:r>
        <w:t xml:space="preserve">(5.4) “Public entity” </w:t>
      </w:r>
      <w:del w:id="0" w:author="Colorado General Assembly" w:date="2021-06-30T00:00:00Z">
        <w:r>
          <w:delText>has the same meaning as set forth in Title II of the federal “Americans with Disabilities Act of 1990”, 42 U.S.C. sec. 12131, and its related amendments and implementing regulations.</w:delText>
        </w:r>
      </w:del>
      <w:ins w:id="1" w:author="Colorado General Assembly" w:date="2021-06-30T00:00:00Z">
        <w:r>
          <w:t>MEANS:</w:t>
        </w:r>
      </w:ins>
    </w:p>
    <w:p w14:paraId="1C6FF8A6" w14:textId="77777777" w:rsidR="00ED1DE7" w:rsidRDefault="00000000" w:rsidP="00366282">
      <w:ins w:id="2" w:author="Colorado General Assembly" w:date="2021-06-30T00:00:00Z">
        <w:r>
          <w:t>(a) ANY STATE OR LOCAL GOVERNMENT; OR</w:t>
        </w:r>
      </w:ins>
    </w:p>
    <w:p w14:paraId="151A4180" w14:textId="69A96178" w:rsidR="00ED1DE7" w:rsidRDefault="00000000" w:rsidP="00366282">
      <w:ins w:id="3" w:author="Colorado General Assembly" w:date="2021-06-30T00:00:00Z">
        <w:r>
          <w:t>(b) ANY DEPARTMENT, AGENCY, SPECIAL DISTRICT, OR OTHER INSTRUMENTALITY OF A STATE OR LOCAL GOVERNMENT.</w:t>
        </w:r>
      </w:ins>
    </w:p>
    <w:p w14:paraId="2B4F7B3B" w14:textId="77777777" w:rsidR="00ED1DE7" w:rsidRDefault="00000000" w:rsidP="00366282">
      <w:r w:rsidRPr="00366282">
        <w:rPr>
          <w:b/>
          <w:bCs/>
        </w:rPr>
        <w:lastRenderedPageBreak/>
        <w:t>SECTION 2</w:t>
      </w:r>
      <w:r>
        <w:t xml:space="preserve">. In Colorado Revised Statutes, 24-34-802, </w:t>
      </w:r>
      <w:r w:rsidRPr="0008398C">
        <w:rPr>
          <w:b/>
          <w:bCs/>
        </w:rPr>
        <w:t>amend</w:t>
      </w:r>
      <w:r>
        <w:t xml:space="preserve"> (1), (2)(a) introductory portion, and (2)(a)(III); and add (5) as follows:</w:t>
      </w:r>
    </w:p>
    <w:p w14:paraId="233754F6" w14:textId="77777777" w:rsidR="00ED1DE7" w:rsidRDefault="00000000" w:rsidP="00366282">
      <w:r w:rsidRPr="0088775C">
        <w:rPr>
          <w:b/>
          <w:bCs/>
        </w:rPr>
        <w:t>24-34-802. Violations - penalties - immunity.</w:t>
      </w:r>
      <w:r>
        <w:t xml:space="preserve"> (1) (a) It is a discriminatory practice and unlawful for any person, </w:t>
      </w:r>
      <w:ins w:id="4" w:author="Colorado General Assembly" w:date="2021-06-30T00:00:00Z">
        <w:r>
          <w:t xml:space="preserve">AS DEFINED IN SECTION 24-34-301, </w:t>
        </w:r>
      </w:ins>
      <w:r>
        <w:t xml:space="preserve">to discriminate against </w:t>
      </w:r>
      <w:del w:id="5" w:author="Colorado General Assembly" w:date="2021-06-30T00:00:00Z">
        <w:r>
          <w:delText>any</w:delText>
        </w:r>
      </w:del>
      <w:ins w:id="6" w:author="Colorado General Assembly" w:date="2021-06-30T00:00:00Z">
        <w:r>
          <w:t>AN</w:t>
        </w:r>
      </w:ins>
      <w:r>
        <w:t xml:space="preserve"> individual or group </w:t>
      </w:r>
      <w:ins w:id="7" w:author="Colorado General Assembly" w:date="2021-06-30T00:00:00Z">
        <w:r>
          <w:t xml:space="preserve">OF INDIVIDUALS </w:t>
        </w:r>
      </w:ins>
      <w:r>
        <w:t xml:space="preserve">because </w:t>
      </w:r>
      <w:del w:id="8" w:author="Colorado General Assembly" w:date="2021-06-30T00:00:00Z">
        <w:r>
          <w:delText>such</w:delText>
        </w:r>
      </w:del>
      <w:ins w:id="9" w:author="Colorado General Assembly" w:date="2021-06-30T00:00:00Z">
        <w:r>
          <w:t>THE</w:t>
        </w:r>
      </w:ins>
      <w:r>
        <w:t xml:space="preserve"> person or group has opposed any practice, made a discriminatory practice based on disability pursuant to part 5, 6, or 8 of this </w:t>
      </w:r>
      <w:del w:id="10" w:author="Colorado General Assembly" w:date="2021-06-30T00:00:00Z">
        <w:r>
          <w:delText>article</w:delText>
        </w:r>
      </w:del>
      <w:ins w:id="11" w:author="Colorado General Assembly" w:date="2021-06-30T00:00:00Z">
        <w:r>
          <w:t>ARTICLE</w:t>
        </w:r>
      </w:ins>
      <w:r>
        <w:t xml:space="preserve"> 34, or because </w:t>
      </w:r>
      <w:del w:id="12" w:author="Colorado General Assembly" w:date="2021-06-30T00:00:00Z">
        <w:r>
          <w:delText>such</w:delText>
        </w:r>
      </w:del>
      <w:ins w:id="13" w:author="Colorado General Assembly" w:date="2021-06-30T00:00:00Z">
        <w:r>
          <w:t>THE</w:t>
        </w:r>
      </w:ins>
      <w:r>
        <w:t xml:space="preserve"> person </w:t>
      </w:r>
      <w:del w:id="14" w:author="Colorado General Assembly" w:date="2021-06-30T00:00:00Z">
        <w:r>
          <w:delText>or group</w:delText>
        </w:r>
      </w:del>
      <w:r>
        <w:t xml:space="preserve"> has made a charge, testified, assisted, or participated in any manner in an investigation, proceeding, or hearing conducted pursuant to part 5, 6, or 8 of this </w:t>
      </w:r>
      <w:del w:id="15" w:author="Colorado General Assembly" w:date="2021-06-30T00:00:00Z">
        <w:r>
          <w:delText>article</w:delText>
        </w:r>
      </w:del>
      <w:ins w:id="16" w:author="Colorado General Assembly" w:date="2021-06-30T00:00:00Z">
        <w:r>
          <w:t>ARTICLE</w:t>
        </w:r>
      </w:ins>
      <w:r>
        <w:t xml:space="preserve"> 34.</w:t>
      </w:r>
    </w:p>
    <w:p w14:paraId="1CC322A2" w14:textId="77777777" w:rsidR="00ED1DE7" w:rsidRDefault="00000000" w:rsidP="00366282">
      <w:ins w:id="17" w:author="Colorado General Assembly" w:date="2021-06-30T00:00:00Z">
        <w:r>
          <w:t>(b) AN INDIVIDUAL WITH A DISABILITY, AS DEFINED IN SECTION 24-34-301(5.6), MUST NOT, BY REASON OF THE INDIVIDUAL’S DISABILITY, BE EXCLUDED FROM PARTICIPATION IN OR BE DENIED THE BENEFITS OF SERVICES, PROGRAMS, OR ACTIVITIES PROVIDED BY A PUBLIC ENTITY, AS DEFINED IN SECTION 24-34-301, OR A STATE AGENCY, AS DEFINED IN SECTION 24-37.5-102, OR BE SUBJECTED TO DISCRIMINATION BY ANY SUCH PUBLIC ENTITY OR STATE AGENCY.</w:t>
        </w:r>
      </w:ins>
    </w:p>
    <w:p w14:paraId="05145C59" w14:textId="77777777" w:rsidR="00ED1DE7" w:rsidRDefault="00000000" w:rsidP="00366282">
      <w:ins w:id="18" w:author="Colorado General Assembly" w:date="2021-06-30T00:00:00Z">
        <w:r>
          <w:t>(c) DISCRIMINATION PURSUANT TO THIS SECTION INCLUDES THE FAILURE OF A PUBLIC ENTITY OR STATE AGENCY, AS THOSE TERMS ARE DEFINED IN SECTION 24-34-301, TO DEVELOP AN ACCESSIBILITY PLAN USING THE ACCESSIBILITY STANDARDS ESTABLISHED PURSUANT TO SECTION 24-85-103 (2.5) AND FULLY COMPLY, ON OR BEFORE JULY 1, 2024, WITH THE ACCESSIBILITY STANDARDS FOR INDIVIDUALS WITH A DISABILITY ESTABLISHED BY THE OFFICE OF INFORMATION TECHNOLOGY PURSUANT TO SECTION 24-85-103 (2.5). LIABILITY FOR NONCOMPLIANCE AS TO CONTENT LIES WITH THE PUBLIC ENTITY OR STATE AGENCY THAT MANAGES THE CONTENT. LIABILITY FOR NONCOMPLIANCE OF THE PLATFORM HOSTING THE CONTENT LIES WITH THE PUBLIC ENTITY OR STATE AGENCY THAT MANAGES THE PLATFORM.</w:t>
        </w:r>
      </w:ins>
    </w:p>
    <w:p w14:paraId="79277E59" w14:textId="77777777" w:rsidR="00ED1DE7" w:rsidRDefault="00000000" w:rsidP="00366282">
      <w:r>
        <w:t xml:space="preserve">(2) (a) </w:t>
      </w:r>
      <w:del w:id="19" w:author="Colorado General Assembly" w:date="2021-06-30T00:00:00Z">
        <w:r>
          <w:delText>A qualified</w:delText>
        </w:r>
      </w:del>
      <w:ins w:id="20" w:author="Colorado General Assembly" w:date="2021-06-30T00:00:00Z">
        <w:r>
          <w:t>AN</w:t>
        </w:r>
      </w:ins>
      <w:r>
        <w:t xml:space="preserve"> individual with a disability, as defined in section 24-34-301 (5.6), who is subject to a violation of subsection (1) of this section or </w:t>
      </w:r>
      <w:r>
        <w:lastRenderedPageBreak/>
        <w:t xml:space="preserve">of section 24-34-502, 24-34-502.2, 24-34-601, or 24-34-803 based on </w:t>
      </w:r>
      <w:del w:id="21" w:author="Colorado General Assembly" w:date="2021-06-30T00:00:00Z">
        <w:r>
          <w:delText>his or her</w:delText>
        </w:r>
      </w:del>
      <w:ins w:id="22" w:author="Colorado General Assembly" w:date="2021-06-30T00:00:00Z">
        <w:r>
          <w:t>THE INDIVIDUAL’S</w:t>
        </w:r>
      </w:ins>
      <w:r>
        <w:t xml:space="preserve"> disability may bring a civil suit in a court of competent jurisdiction and, EXCEPT AS PROVIDED IN SECTION 24-85-103, is entitled to any of the following remedies:</w:t>
      </w:r>
    </w:p>
    <w:p w14:paraId="7B270920" w14:textId="77777777" w:rsidR="00ED1DE7" w:rsidRDefault="00000000" w:rsidP="00366282">
      <w:r>
        <w:t xml:space="preserve">(III) A statutory fine </w:t>
      </w:r>
      <w:del w:id="23" w:author="Colorado General Assembly" w:date="2021-06-30T00:00:00Z">
        <w:r>
          <w:delText>not to exceed</w:delText>
        </w:r>
      </w:del>
      <w:ins w:id="24" w:author="Colorado General Assembly" w:date="2021-06-30T00:00:00Z">
        <w:r>
          <w:t>OF</w:t>
        </w:r>
      </w:ins>
      <w:r>
        <w:t xml:space="preserve"> three thousand five hundred dollars, </w:t>
      </w:r>
      <w:ins w:id="25" w:author="Colorado General Assembly" w:date="2021-06-30T00:00:00Z">
        <w:r>
          <w:t>PAYABLE TO EACH PLAINTIFF FOR EACH VIOLATION.</w:t>
        </w:r>
      </w:ins>
    </w:p>
    <w:p w14:paraId="4D94F7D5" w14:textId="5DA2130D" w:rsidR="00ED1DE7" w:rsidRDefault="00000000" w:rsidP="00366282">
      <w:ins w:id="26" w:author="Colorado General Assembly" w:date="2021-06-30T00:00:00Z">
        <w:r>
          <w:t>(5) AN AGENCY IN THE STATE WITH THE AUTHORITY TO PROMULGATE RULES RELATED TO PROTECTIONS FOR PERSONS WITH DISABILITIES SHALL NOT PROMULGATE A RULE THAT PROVIDES LESS PROTECTION THAN THAT PROVIDED BY THE FEDERAL “AMERICANS WITH DISABILITIES ACT OF 1990”, 42 U.S.C. SEC. 12101 ET SEQ., AS AMENDED.</w:t>
        </w:r>
      </w:ins>
    </w:p>
    <w:p w14:paraId="66F48DA1" w14:textId="77777777" w:rsidR="00ED1DE7" w:rsidRDefault="00000000" w:rsidP="00366282">
      <w:r w:rsidRPr="00366282">
        <w:rPr>
          <w:b/>
          <w:bCs/>
        </w:rPr>
        <w:t>SECTION 3.</w:t>
      </w:r>
      <w:r>
        <w:t xml:space="preserve"> In Colorado Revised Statutes, </w:t>
      </w:r>
      <w:r w:rsidRPr="0008398C">
        <w:rPr>
          <w:b/>
          <w:bCs/>
        </w:rPr>
        <w:t>amend</w:t>
      </w:r>
      <w:r>
        <w:t xml:space="preserve"> 24-85-101 as follows:</w:t>
      </w:r>
    </w:p>
    <w:p w14:paraId="4EEA3EDE" w14:textId="77777777" w:rsidR="00ED1DE7" w:rsidRDefault="00000000" w:rsidP="00366282">
      <w:r>
        <w:t xml:space="preserve">24-85-101. Legislative declaration. The general assembly </w:t>
      </w:r>
      <w:del w:id="27" w:author="Colorado General Assembly" w:date="2021-06-30T00:00:00Z">
        <w:r>
          <w:delText>hereby</w:delText>
        </w:r>
      </w:del>
      <w:r>
        <w:t xml:space="preserve"> finds that the state needs to improve </w:t>
      </w:r>
      <w:del w:id="28" w:author="Colorado General Assembly" w:date="2021-06-30T00:00:00Z">
        <w:r>
          <w:delText>nonvisual</w:delText>
        </w:r>
      </w:del>
      <w:r>
        <w:t xml:space="preserve"> access to information, </w:t>
      </w:r>
      <w:del w:id="29" w:author="Colorado General Assembly" w:date="2021-06-30T00:00:00Z">
        <w:r>
          <w:delText>whether by speech, Braille, or other appropriate means</w:delText>
        </w:r>
      </w:del>
      <w:ins w:id="30" w:author="Colorado General Assembly" w:date="2021-06-30T00:00:00Z">
        <w:r>
          <w:t>INCLUDING ELECTRONIC INFORMATION, FOR INDIVIDUALS WITH A DISABILITY.</w:t>
        </w:r>
      </w:ins>
    </w:p>
    <w:p w14:paraId="79A390FC" w14:textId="77777777" w:rsidR="00ED1DE7" w:rsidRDefault="00000000" w:rsidP="00366282">
      <w:r w:rsidRPr="00366282">
        <w:rPr>
          <w:b/>
          <w:bCs/>
        </w:rPr>
        <w:t>SECTION 4.</w:t>
      </w:r>
      <w:r>
        <w:t xml:space="preserve"> In Colorado Revised Statutes, 24-85-102, </w:t>
      </w:r>
      <w:r w:rsidRPr="0008398C">
        <w:rPr>
          <w:b/>
          <w:bCs/>
        </w:rPr>
        <w:t>amend</w:t>
      </w:r>
      <w:r>
        <w:t xml:space="preserve"> the introductory portion; and add (1.5), (2.3), (2.7), (5.3), and (5.5) as follows:</w:t>
      </w:r>
    </w:p>
    <w:p w14:paraId="12FE1B78" w14:textId="77777777" w:rsidR="00ED1DE7" w:rsidRDefault="00000000" w:rsidP="00366282">
      <w:r w:rsidRPr="0088775C">
        <w:rPr>
          <w:b/>
          <w:bCs/>
        </w:rPr>
        <w:t>24-85-102. Definitions.</w:t>
      </w:r>
      <w:r>
        <w:t xml:space="preserve"> As used in this </w:t>
      </w:r>
      <w:del w:id="31" w:author="Colorado General Assembly" w:date="2021-06-30T00:00:00Z">
        <w:r>
          <w:delText>article</w:delText>
        </w:r>
      </w:del>
      <w:ins w:id="32" w:author="Colorado General Assembly" w:date="2021-06-30T00:00:00Z">
        <w:r>
          <w:t>ARTICLE</w:t>
        </w:r>
      </w:ins>
      <w:r>
        <w:t xml:space="preserve"> 85, unless the context otherwise requires:</w:t>
      </w:r>
    </w:p>
    <w:p w14:paraId="39709140" w14:textId="77777777" w:rsidR="00ED1DE7" w:rsidRDefault="00000000" w:rsidP="00366282">
      <w:ins w:id="33" w:author="Colorado General Assembly" w:date="2021-06-30T00:00:00Z">
        <w:r>
          <w:t>(1.5) “ACCESSIBLE” OR “ACCESSIBILITY” MEANS PERCEIVABLE, OPERABLE, AND UNDERSTANDABLE DIGITAL CONTENT THAT ENABLES AN INDIVIDUAL WITH A DISABILITY TO ACCESS THE SAME INFORMATION, ENGAGE IN THE SAME INTERACTIONS, AND ENJOY THE SAME SERVICES OFFERED TO OTHER INDIVIDUALS, WITH THE SAME PRIVACY, INDEPENDENCE, AND EASE OF USE AS EXISTS FOR INDIVIDUALS WITHOUT A DISABILITY.</w:t>
        </w:r>
      </w:ins>
    </w:p>
    <w:p w14:paraId="2E81291B" w14:textId="77777777" w:rsidR="00ED1DE7" w:rsidRDefault="00000000" w:rsidP="00366282">
      <w:ins w:id="34" w:author="Colorado General Assembly" w:date="2021-06-30T00:00:00Z">
        <w:r>
          <w:lastRenderedPageBreak/>
          <w:t>(2.3) “DISABILITY” HAS THE SAME MEANING AS SET FORTH IN THE FEDERAL “AMERICANS WITH DISABILITIES ACT OF 1990”, 42 U.S.C. SEC. 12101 ET SEQ., AND ITS RELATED AMENDMENTS AND IMPLEMENTING REGULATIONS.</w:t>
        </w:r>
      </w:ins>
    </w:p>
    <w:p w14:paraId="2C12B705" w14:textId="77777777" w:rsidR="00ED1DE7" w:rsidRDefault="00000000" w:rsidP="00366282">
      <w:ins w:id="35" w:author="Colorado General Assembly" w:date="2021-06-30T00:00:00Z">
        <w:r>
          <w:t>(2.7) “INDIVIDUAL WITH A DISABILITY” HAS THE SAME MEANING AS “QUALIFIED INDIVIDUAL WITH A DISABILITY” AS DEFINED IN SUBSECTION (5.5) OF THIS SECTION.</w:t>
        </w:r>
      </w:ins>
    </w:p>
    <w:p w14:paraId="6503F5DC" w14:textId="77777777" w:rsidR="00ED1DE7" w:rsidRDefault="00000000" w:rsidP="00366282">
      <w:ins w:id="36" w:author="Colorado General Assembly" w:date="2021-06-30T00:00:00Z">
        <w:r>
          <w:t>(5.3) “OFFICE OF INFORMATION TECHNOLOGY” MEANS THE OFFICE OF INFORMATION TECHNOLOGY CREATED IN SECTION 24-37.5-103.</w:t>
        </w:r>
      </w:ins>
    </w:p>
    <w:p w14:paraId="4F94CBB8" w14:textId="59010988" w:rsidR="00ED1DE7" w:rsidRDefault="00000000" w:rsidP="00366282">
      <w:ins w:id="37" w:author="Colorado General Assembly" w:date="2021-06-30T00:00:00Z">
        <w:r>
          <w:t>(5.5) “QUALIFIED INDIVIDUAL WITH A DISABILITY” OR “INDIVIDUAL WITH A DISABILITY” HAS THE SAME MEANING AS SET FORTH IN THE FEDERAL “AMERICANS WITH DISABILITIES ACT OF 1990”, 42 U.S.C. SEC. 12101 ET SEQ., AND ITS RELATED AMENDMENTS AND IMPLEMENTING REGULATIONS.</w:t>
        </w:r>
      </w:ins>
    </w:p>
    <w:p w14:paraId="1A581F8C" w14:textId="77777777" w:rsidR="00ED1DE7" w:rsidRDefault="00000000" w:rsidP="00366282">
      <w:r w:rsidRPr="00366282">
        <w:rPr>
          <w:b/>
          <w:bCs/>
        </w:rPr>
        <w:t>SECTION 5.</w:t>
      </w:r>
      <w:r>
        <w:t xml:space="preserve"> In Colorado Revised Statutes, </w:t>
      </w:r>
      <w:r w:rsidRPr="0008398C">
        <w:rPr>
          <w:b/>
          <w:bCs/>
        </w:rPr>
        <w:t>amend</w:t>
      </w:r>
      <w:r>
        <w:t xml:space="preserve"> 24-85-103 as follows:</w:t>
      </w:r>
    </w:p>
    <w:p w14:paraId="41BEFF32" w14:textId="77777777" w:rsidR="00ED1DE7" w:rsidRDefault="00000000" w:rsidP="00366282">
      <w:r w:rsidRPr="0088775C">
        <w:rPr>
          <w:b/>
          <w:bCs/>
        </w:rPr>
        <w:t>24-85-103. Accessibility standards for individuals with a disability.</w:t>
      </w:r>
      <w:r>
        <w:t xml:space="preserve"> (1) The chief information officer in the office of information technology </w:t>
      </w:r>
      <w:del w:id="38" w:author="Colorado General Assembly" w:date="2021-06-30T00:00:00Z">
        <w:r>
          <w:delText>created in section 24-37.5-103,</w:delText>
        </w:r>
      </w:del>
      <w:r>
        <w:t xml:space="preserve"> shall maintain </w:t>
      </w:r>
      <w:del w:id="39" w:author="Colorado General Assembly" w:date="2021-06-30T00:00:00Z">
        <w:r>
          <w:delText>nonvisual access</w:delText>
        </w:r>
      </w:del>
      <w:ins w:id="40" w:author="Colorado General Assembly" w:date="2021-06-30T00:00:00Z">
        <w:r>
          <w:t>ACCESSIBILITY</w:t>
        </w:r>
      </w:ins>
      <w:r>
        <w:t xml:space="preserve"> standards </w:t>
      </w:r>
      <w:ins w:id="41" w:author="Colorado General Assembly" w:date="2021-06-30T00:00:00Z">
        <w:r>
          <w:t xml:space="preserve">FOR AN INDIVIDUAL WITH A DISABILITY </w:t>
        </w:r>
      </w:ins>
      <w:r>
        <w:t>for information technology systems employed by state agencies that:</w:t>
      </w:r>
    </w:p>
    <w:p w14:paraId="575109FD" w14:textId="77777777" w:rsidR="00ED1DE7" w:rsidRDefault="00000000" w:rsidP="00366282">
      <w:r>
        <w:t xml:space="preserve">(a) Provide </w:t>
      </w:r>
      <w:del w:id="42" w:author="Colorado General Assembly" w:date="2021-06-30T00:00:00Z">
        <w:r>
          <w:delText>blind or visually impaired individuals</w:delText>
        </w:r>
      </w:del>
      <w:ins w:id="43" w:author="Colorado General Assembly" w:date="2021-06-30T00:00:00Z">
        <w:r>
          <w:t>AN INDIVIDUAL WITH A DISABILITY</w:t>
        </w:r>
      </w:ins>
      <w:r>
        <w:t xml:space="preserve"> with access to information stored electronically by state agencies by ensuring compatibility with adaptive technology systems so that </w:t>
      </w:r>
      <w:del w:id="44" w:author="Colorado General Assembly" w:date="2021-06-30T00:00:00Z">
        <w:r>
          <w:delText>blind and visually impaired individuals have</w:delText>
        </w:r>
      </w:del>
      <w:ins w:id="45" w:author="Colorado General Assembly" w:date="2021-06-30T00:00:00Z">
        <w:r>
          <w:t>AN INDIVIDUAL WITH A DISABILITY HAS</w:t>
        </w:r>
      </w:ins>
      <w:r>
        <w:t xml:space="preserve"> full and equal access when needed; and</w:t>
      </w:r>
    </w:p>
    <w:p w14:paraId="5AF90D2B" w14:textId="77777777" w:rsidR="00ED1DE7" w:rsidRDefault="00000000" w:rsidP="00366282">
      <w:r>
        <w:t>(b) Are designed to present information, including prompts used for interactive communications, in formats intended for both visual and nonvisual use, such as the use of text-only options.</w:t>
      </w:r>
    </w:p>
    <w:p w14:paraId="1F7B17CB" w14:textId="77777777" w:rsidR="00ED1DE7" w:rsidRDefault="00000000" w:rsidP="00366282">
      <w:ins w:id="46" w:author="Colorado General Assembly" w:date="2021-06-30T00:00:00Z">
        <w:r>
          <w:lastRenderedPageBreak/>
          <w:t>(1.5) THE CHIEF INFORMATION OFFICER IN THE OFFICE OF INFORMATION TECHNOLOGY SHALL, CONSISTENT WITH THE RESPONSIBILITIES OF THE OFFICE, PROMOTE AND MONITOR THE ACCESS STANDARDS FOR INDIVIDUALS WITH A DISABILITY IN THE STATE’S INFORMATION TECHNOLOGY INFRASTRUCTURE, INCLUDING BUT NOT LIMITED TO ARCHITECTURE. EACH STATE AGENCY IS DIRECTED TO COMPLY WITH THE ACCESS STANDARDS FOR INDIVIDUALS WITH A DISABILITY, ESTABLISHED BY THE OFFICE OF INFORMATION TECHNOLOGY PURSUANT TO SUBSECTION (2.5) OF THIS SECTION, IN THE CREATION AND PROMULGATION OF ANY ONLINE CONTENT AND MATERIALS USED BY SUCH STATE AGENCY.</w:t>
        </w:r>
      </w:ins>
    </w:p>
    <w:p w14:paraId="504C932C" w14:textId="77777777" w:rsidR="00ED1DE7" w:rsidRDefault="00000000" w:rsidP="00366282">
      <w:r>
        <w:t xml:space="preserve">(2) The chief information officer in the office of information technology </w:t>
      </w:r>
      <w:del w:id="47" w:author="Colorado General Assembly" w:date="2021-06-30T00:00:00Z">
        <w:r>
          <w:delText>created in section 24-37.5-103,</w:delText>
        </w:r>
      </w:del>
      <w:r>
        <w:t xml:space="preserve"> shall consult with state agencies and representatives of individuals </w:t>
      </w:r>
      <w:del w:id="48" w:author="Colorado General Assembly" w:date="2021-06-30T00:00:00Z">
        <w:r>
          <w:delText>who are blind or visually impaired</w:delText>
        </w:r>
      </w:del>
      <w:ins w:id="49" w:author="Colorado General Assembly" w:date="2021-06-30T00:00:00Z">
        <w:r>
          <w:t>WITH A DISABILITY</w:t>
        </w:r>
      </w:ins>
      <w:r>
        <w:t xml:space="preserve"> in maintaining the </w:t>
      </w:r>
      <w:del w:id="50" w:author="Colorado General Assembly" w:date="2021-06-30T00:00:00Z">
        <w:r>
          <w:delText>nonvisual access</w:delText>
        </w:r>
      </w:del>
      <w:ins w:id="51" w:author="Colorado General Assembly" w:date="2021-06-30T00:00:00Z">
        <w:r>
          <w:t>ACCESSIBILITY</w:t>
        </w:r>
      </w:ins>
      <w:r>
        <w:t xml:space="preserve"> standards </w:t>
      </w:r>
      <w:ins w:id="52" w:author="Colorado General Assembly" w:date="2021-06-30T00:00:00Z">
        <w:r>
          <w:t xml:space="preserve">FOR INDIVIDUALS WITH A DISABILITY </w:t>
        </w:r>
      </w:ins>
      <w:r>
        <w:t>described in subsection (1) of this section and the procurement criteria described in section 24-85-104.</w:t>
      </w:r>
    </w:p>
    <w:p w14:paraId="24B6E351" w14:textId="77777777" w:rsidR="00ED1DE7" w:rsidRDefault="00000000" w:rsidP="00366282">
      <w:ins w:id="53" w:author="Colorado General Assembly" w:date="2021-06-30T00:00:00Z">
        <w:r>
          <w:t>(2.5) THE CHIEF INFORMATION OFFICER IN THE OFFICE OF INFORMATION TECHNOLOGY SHALL ESTABLISH ACCESSIBILITY STANDARDS FOR INDIVIDUALS WITH A DISABILITY USING THE MOST RECENT WEB CONTENT ACCESSIBILITY GUIDELINES PROMULGATED AND PUBLISHED BY THE WORLD WIDE WEB CONSORTIUM WEB ACCESSIBILITY INITIATIVE OR THE INTERNATIONAL ACCESSIBILITY GUIDELINES WORKING GROUP, OR ANY SUCCESSOR GROUP OR ORGANIZATION, OR ANY SUBSEQUENT UPDATES OR REVISIONS TO SUCH GUIDELINES BY ANY SUCCESSOR GROUP OR ORGANIZATION.</w:t>
        </w:r>
      </w:ins>
    </w:p>
    <w:p w14:paraId="173B5639" w14:textId="77777777" w:rsidR="00ED1DE7" w:rsidRDefault="00000000" w:rsidP="00366282">
      <w:r>
        <w:t xml:space="preserve">(3) (a) The head of each state agency, </w:t>
      </w:r>
      <w:ins w:id="54" w:author="Colorado General Assembly" w:date="2021-06-30T00:00:00Z">
        <w:r>
          <w:t xml:space="preserve">AS THAT TERM IS DEFINED IN SECTION 24-37.5-102, </w:t>
        </w:r>
      </w:ins>
      <w:r>
        <w:t xml:space="preserve">shall establish a written plan, as part of its annual information technology plan, and develop any proposed budget requests for implementing the </w:t>
      </w:r>
      <w:del w:id="55" w:author="Colorado General Assembly" w:date="2021-06-30T00:00:00Z">
        <w:r>
          <w:delText>nonvisual access</w:delText>
        </w:r>
      </w:del>
      <w:ins w:id="56" w:author="Colorado General Assembly" w:date="2021-06-30T00:00:00Z">
        <w:r>
          <w:t>ACCESSIBILITY</w:t>
        </w:r>
      </w:ins>
      <w:r>
        <w:t xml:space="preserve"> standards </w:t>
      </w:r>
      <w:ins w:id="57" w:author="Colorado General Assembly" w:date="2021-06-30T00:00:00Z">
        <w:r>
          <w:t xml:space="preserve">FOR INDIVIDUALS WITH A DISABILITY </w:t>
        </w:r>
      </w:ins>
      <w:r>
        <w:t xml:space="preserve">for its agency at facilities accessible by </w:t>
      </w:r>
      <w:r>
        <w:lastRenderedPageBreak/>
        <w:t xml:space="preserve">the public. </w:t>
      </w:r>
      <w:ins w:id="58" w:author="Colorado General Assembly" w:date="2021-06-30T00:00:00Z">
        <w:r>
          <w:t>EACH SUCH STATE AGENCY SHALL FOLLOW UP ON THE PLAN AS FOLLOWS:</w:t>
        </w:r>
      </w:ins>
    </w:p>
    <w:p w14:paraId="5A677A3C" w14:textId="77777777" w:rsidR="00ED1DE7" w:rsidRDefault="00000000" w:rsidP="00366282">
      <w:ins w:id="59" w:author="Colorado General Assembly" w:date="2021-06-30T00:00:00Z">
        <w:r>
          <w:t>(I) ON OR BEFORE JULY 1, 2022, THE STATE AGENCY SHALL SUBMIT ITS WRITTEN ACCESSIBILITY PLAN TO THE OFFICE OF INFORMATION TECHNOLOGY. THE OFFICE OF INFORMATION TECHNOLOGY SHALL WORK COLLABORATIVELY WITH THE STATE AGENCY TO REVIEW THE SECTIONS OF THE AGENCY’S PLAN RELATED TO ACCESSIBILITY STANDARDS FOR INDIVIDUALS WITH A DISABILITY AND ESTABLISH IMPLEMENTATION METHODOLOGY; AND</w:t>
        </w:r>
      </w:ins>
    </w:p>
    <w:p w14:paraId="16ADFF9F" w14:textId="39A97E68" w:rsidR="00ED1DE7" w:rsidRDefault="00000000" w:rsidP="0088775C">
      <w:ins w:id="60" w:author="Colorado General Assembly" w:date="2021-06-30T00:00:00Z">
        <w:r>
          <w:t>(II) ON OR BEFORE JULY 1, 2024, EACH STATE AGENCY SHALL FULLY IMPLEMENT THE SECTIONS OF THE AGENCY’S PLAN RELATED TO ACCESSIBILITY STANDARDS FOR INDIVIDUALS WITH A DISABILITY. ANY STATE AGENCY NOT IN COMPLIANCE AFTER JULY 1, 2024, IS IN VIOLATION OF SECTION 24-34-802 AND IS SUBJECT TO THE REMEDIES FOR NONCOMPLIANCE SET FORTH IN SECTION 24-34-802.</w:t>
        </w:r>
      </w:ins>
    </w:p>
    <w:p w14:paraId="2C343B3F" w14:textId="77777777" w:rsidR="00ED1DE7" w:rsidRDefault="00000000" w:rsidP="00366282">
      <w:r w:rsidRPr="0088775C">
        <w:rPr>
          <w:b/>
          <w:bCs/>
        </w:rPr>
        <w:t>SECTION 6.</w:t>
      </w:r>
      <w:r>
        <w:t xml:space="preserve"> In Colorado Revised Statutes, </w:t>
      </w:r>
      <w:r w:rsidRPr="0008398C">
        <w:rPr>
          <w:b/>
          <w:bCs/>
        </w:rPr>
        <w:t>amend</w:t>
      </w:r>
      <w:r>
        <w:t xml:space="preserve"> 24-85-104 as follows:</w:t>
      </w:r>
    </w:p>
    <w:p w14:paraId="6AD1BA79" w14:textId="77777777" w:rsidR="00ED1DE7" w:rsidRDefault="00000000" w:rsidP="00366282">
      <w:r w:rsidRPr="0088775C">
        <w:rPr>
          <w:b/>
          <w:bCs/>
        </w:rPr>
        <w:t>24-85-104. Procurement requirements - criteria - implementation. (</w:t>
      </w:r>
      <w:r>
        <w:t xml:space="preserve">1) The office of information technology </w:t>
      </w:r>
      <w:del w:id="61" w:author="Colorado General Assembly" w:date="2021-06-30T00:00:00Z">
        <w:r>
          <w:delText>created in section 24-37.5-103,</w:delText>
        </w:r>
      </w:del>
      <w:r>
        <w:t xml:space="preserve"> shall approve minimum standards and criteria to be used in approving or rejecting procurements by state agencies for adaptive technologies for nonvisual </w:t>
      </w:r>
      <w:ins w:id="62" w:author="Colorado General Assembly" w:date="2021-06-30T00:00:00Z">
        <w:r>
          <w:t xml:space="preserve">OR OTHER DISABILITY </w:t>
        </w:r>
      </w:ins>
      <w:r>
        <w:t>access uses.</w:t>
      </w:r>
    </w:p>
    <w:p w14:paraId="0AEBA4F4" w14:textId="77777777" w:rsidR="00ED1DE7" w:rsidRDefault="00000000" w:rsidP="00366282">
      <w:r>
        <w:t xml:space="preserve">(2) Nothing in this </w:t>
      </w:r>
      <w:del w:id="63" w:author="Colorado General Assembly" w:date="2021-06-30T00:00:00Z">
        <w:r>
          <w:delText>article shall require</w:delText>
        </w:r>
      </w:del>
      <w:ins w:id="64" w:author="Colorado General Assembly" w:date="2021-06-30T00:00:00Z">
        <w:r>
          <w:t>ARTICLE 85 REQUIRES</w:t>
        </w:r>
      </w:ins>
      <w:r>
        <w:t xml:space="preserve"> the installation of software or peripheral devices used for </w:t>
      </w:r>
      <w:del w:id="65" w:author="Colorado General Assembly" w:date="2021-06-30T00:00:00Z">
        <w:r>
          <w:delText>nonvisual access</w:delText>
        </w:r>
      </w:del>
      <w:ins w:id="66" w:author="Colorado General Assembly" w:date="2021-06-30T00:00:00Z">
        <w:r>
          <w:t>ACCESSIBILITY FOR AN INDIVIDUAL WITH A DISABILITY</w:t>
        </w:r>
      </w:ins>
      <w:r>
        <w:t xml:space="preserve"> when the information technology is being used by individuals who are not </w:t>
      </w:r>
      <w:del w:id="67" w:author="Colorado General Assembly" w:date="2021-06-30T00:00:00Z">
        <w:r>
          <w:delText>blind or visually impaired</w:delText>
        </w:r>
      </w:del>
      <w:ins w:id="68" w:author="Colorado General Assembly" w:date="2021-06-30T00:00:00Z">
        <w:r>
          <w:t>DISABLED</w:t>
        </w:r>
      </w:ins>
      <w:r>
        <w:t xml:space="preserve">. Nothing in this </w:t>
      </w:r>
      <w:del w:id="69" w:author="Colorado General Assembly" w:date="2021-06-30T00:00:00Z">
        <w:r>
          <w:delText>article shall be construed to require</w:delText>
        </w:r>
      </w:del>
      <w:ins w:id="70" w:author="Colorado General Assembly" w:date="2021-06-30T00:00:00Z">
        <w:r>
          <w:t>ARTICLE 85 REQUIRES</w:t>
        </w:r>
      </w:ins>
      <w:r>
        <w:t xml:space="preserve"> the purchase of </w:t>
      </w:r>
      <w:del w:id="71" w:author="Colorado General Assembly" w:date="2021-06-30T00:00:00Z">
        <w:r>
          <w:delText>nonvisual</w:delText>
        </w:r>
      </w:del>
      <w:r>
        <w:t xml:space="preserve"> adaptive equipment by a state agency.</w:t>
      </w:r>
    </w:p>
    <w:p w14:paraId="0D23D4D3" w14:textId="77777777" w:rsidR="00ED1DE7" w:rsidRDefault="00000000" w:rsidP="00366282">
      <w:r>
        <w:lastRenderedPageBreak/>
        <w:t xml:space="preserve">(3) Notwithstanding </w:t>
      </w:r>
      <w:del w:id="72" w:author="Colorado General Assembly" w:date="2021-06-30T00:00:00Z">
        <w:r>
          <w:delText>the provisions of</w:delText>
        </w:r>
      </w:del>
      <w:r>
        <w:t xml:space="preserve"> subsection (2) of this section, the applications, programs, and underlying operating systems, including the format of the data, used for the manipulation and presentation of information </w:t>
      </w:r>
      <w:del w:id="73" w:author="Colorado General Assembly" w:date="2021-06-30T00:00:00Z">
        <w:r>
          <w:delText>shall</w:delText>
        </w:r>
      </w:del>
      <w:ins w:id="74" w:author="Colorado General Assembly" w:date="2021-06-30T00:00:00Z">
        <w:r>
          <w:t>MUST</w:t>
        </w:r>
      </w:ins>
      <w:r>
        <w:t xml:space="preserve"> permit the installation and effective use of and </w:t>
      </w:r>
      <w:del w:id="75" w:author="Colorado General Assembly" w:date="2021-06-30T00:00:00Z">
        <w:r>
          <w:delText>shall be compatible</w:delText>
        </w:r>
      </w:del>
      <w:ins w:id="76" w:author="Colorado General Assembly" w:date="2021-06-30T00:00:00Z">
        <w:r>
          <w:t>BE COMPATIBLE</w:t>
        </w:r>
      </w:ins>
      <w:r>
        <w:t xml:space="preserve"> with </w:t>
      </w:r>
      <w:del w:id="77" w:author="Colorado General Assembly" w:date="2021-06-30T00:00:00Z">
        <w:r>
          <w:delText>nonvisual access</w:delText>
        </w:r>
      </w:del>
      <w:r>
        <w:t xml:space="preserve"> software and peripheral devices </w:t>
      </w:r>
      <w:ins w:id="78" w:author="Colorado General Assembly" w:date="2021-06-30T00:00:00Z">
        <w:r>
          <w:t>THAT PROVIDE ACCESSIBILITY TO AN INDIVIDUAL WITH A DISABILITY.</w:t>
        </w:r>
      </w:ins>
    </w:p>
    <w:p w14:paraId="7DCF2F3C" w14:textId="31DC8CAE" w:rsidR="00ED1DE7" w:rsidRDefault="00000000" w:rsidP="00366282">
      <w:r>
        <w:t xml:space="preserve">(4) Compliance with the procurement requirements of this section </w:t>
      </w:r>
      <w:del w:id="79" w:author="Colorado General Assembly" w:date="2021-06-30T00:00:00Z">
        <w:r>
          <w:delText>with regard to information technology purchased prior to July 1, 2001, shall</w:delText>
        </w:r>
      </w:del>
      <w:ins w:id="80" w:author="Colorado General Assembly" w:date="2021-06-30T00:00:00Z">
        <w:r>
          <w:t>MUST</w:t>
        </w:r>
      </w:ins>
      <w:r>
        <w:t xml:space="preserve"> be achieved at the time of procurement of an upgrade or replacement of existing information technology equipment or software.</w:t>
      </w:r>
    </w:p>
    <w:p w14:paraId="05A6CCF5" w14:textId="6DA62B0A" w:rsidR="00ED1DE7" w:rsidRDefault="00000000" w:rsidP="00366282">
      <w:r w:rsidRPr="0088775C">
        <w:rPr>
          <w:b/>
          <w:bCs/>
        </w:rPr>
        <w:t>SECTION 7. Appropriation.</w:t>
      </w:r>
      <w:r>
        <w:t xml:space="preserve"> For the 2021-22 state fiscal year, $312,922 is appropriated to the office of the governor for use by the office of information technology. This appropriation is from the general fund and is based on an assumption that the office will require an additional 0.9 FTE. To implement this act, the office may use this appropriation for enterprise solutions.</w:t>
      </w:r>
    </w:p>
    <w:p w14:paraId="6B1190E4" w14:textId="77777777" w:rsidR="00ED1DE7" w:rsidRDefault="00000000" w:rsidP="00366282">
      <w:r w:rsidRPr="0088775C">
        <w:rPr>
          <w:b/>
          <w:bCs/>
        </w:rPr>
        <w:t>SECTION 8. Safety clause.</w:t>
      </w:r>
      <w:r>
        <w:t xml:space="preserve"> The general assembly hereby finds, determines, and declares that this act is necessary for the immediate preservation of the public peace, health, or safety.</w:t>
      </w:r>
    </w:p>
    <w:sectPr w:rsidR="00ED1DE7" w:rsidSect="00366282">
      <w:pgSz w:w="12240" w:h="15840"/>
      <w:pgMar w:top="2160" w:right="2160" w:bottom="2160" w:left="21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D1DE7"/>
    <w:rsid w:val="0008398C"/>
    <w:rsid w:val="00187380"/>
    <w:rsid w:val="00366282"/>
    <w:rsid w:val="00773D67"/>
    <w:rsid w:val="0088775C"/>
    <w:rsid w:val="00ED1D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86010"/>
  <w15:docId w15:val="{0B95E123-332D-42E1-BBAB-497CDA8E1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sz w:val="24"/>
        <w:szCs w:val="24"/>
        <w:lang w:val="en-US" w:eastAsia="en-US" w:bidi="ar-SA"/>
      </w:rPr>
    </w:rPrDefault>
    <w:pPrDefault>
      <w:pPr>
        <w:spacing w:after="240" w:line="276"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6282"/>
  </w:style>
  <w:style w:type="paragraph" w:styleId="Heading1">
    <w:name w:val="heading 1"/>
    <w:basedOn w:val="Normal"/>
    <w:next w:val="Normal"/>
    <w:link w:val="Heading1Char"/>
    <w:uiPriority w:val="9"/>
    <w:qFormat/>
    <w:rsid w:val="00366282"/>
    <w:pPr>
      <w:spacing w:after="360"/>
      <w:ind w:firstLine="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366282"/>
    <w:pPr>
      <w:spacing w:after="0"/>
    </w:pPr>
  </w:style>
  <w:style w:type="character" w:customStyle="1" w:styleId="Heading1Char">
    <w:name w:val="Heading 1 Char"/>
    <w:basedOn w:val="DefaultParagraphFont"/>
    <w:link w:val="Heading1"/>
    <w:uiPriority w:val="9"/>
    <w:rsid w:val="00366282"/>
    <w:rPr>
      <w:b/>
      <w:bCs/>
    </w:rPr>
  </w:style>
  <w:style w:type="paragraph" w:customStyle="1" w:styleId="BillSponsors">
    <w:name w:val="Bill Sponsors"/>
    <w:basedOn w:val="Normal"/>
    <w:qFormat/>
    <w:rsid w:val="00366282"/>
    <w:pPr>
      <w:ind w:firstLine="0"/>
      <w:contextualSpacing/>
    </w:pPr>
    <w:rPr>
      <w:bCs/>
    </w:rPr>
  </w:style>
  <w:style w:type="paragraph" w:customStyle="1" w:styleId="BillEnactingClause">
    <w:name w:val="Bill Enacting Clause"/>
    <w:basedOn w:val="Normal"/>
    <w:qFormat/>
    <w:rsid w:val="0088775C"/>
    <w:pPr>
      <w:ind w:firstLine="0"/>
    </w:pPr>
    <w:rPr>
      <w:i/>
      <w:iCs/>
    </w:rPr>
  </w:style>
  <w:style w:type="paragraph" w:customStyle="1" w:styleId="BillTitle">
    <w:name w:val="Bill Title"/>
    <w:basedOn w:val="Normal"/>
    <w:qFormat/>
    <w:rsid w:val="0088775C"/>
    <w:pPr>
      <w:spacing w:before="600" w:after="60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1707</Words>
  <Characters>9736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Annabelle Tracy</cp:lastModifiedBy>
  <cp:revision>3</cp:revision>
  <dcterms:created xsi:type="dcterms:W3CDTF">2026-03-11T00:21:00Z</dcterms:created>
  <dcterms:modified xsi:type="dcterms:W3CDTF">2026-03-11T00:38:00Z</dcterms:modified>
</cp:coreProperties>
</file>